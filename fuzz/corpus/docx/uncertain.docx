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r>
        <w:rPr>
          <mc:AlternateContent xmlns:a14="http://schemas.microsoft.com/office/drawing/2010/main">
            <mc:Choice Requires="a14">
              <w:vanish/>
            </mc:Choice>
            <mc:Fallback/>
          </mc:AlternateContent>
        </w:rPr>
        <w:t>x</w:t>
      </w:r>
      <w:r>
        <w:rPr>
          <w:webHidden/>
        </w:rPr>
        <w:t>2</w:t>
      </w:r>
      <w:r>
        <w:t>y</w:t>
      </w:r>
    </w:p>
    <w:tbl>
      <w:tr>
        <w:trPr>
          <w:del w:id="1" w:author="a"/>
        </w:trPr>
        <w:tc>
          <w:p>
            <w:r>
              <w:t>gone</w:t>
            </w:r>
          </w:p>
        </w:tc>
      </w:tr>
      <w:tr>
        <w:tc>
          <w:tcPr>
            <w:vMerge/>
          </w:tcPr>
          <w:p>
            <w:r>
              <w:t>merged</w:t>
            </w:r>
          </w:p>
        </w:tc>
      </w:tr>
    </w:tbl>
  </w:body>
</w:document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clrSchemeMapping w:bg1="light1" w:t1="dark1" w:bg2="light2" w:t2="dark2" w:accent1="light1" w:accent2="accent2" w:accent3="accent3" w:accent4="accent4" w:accent5="accent5" w:accent6="accent6" w:hyperlink="hyperlink" w:followedHyperlink="followedHyperlink"/>
</w:settings>
</file>

<file path=word/_rels/document.xml.rels><?xml version="1.0" encoding="UTF-8" standalone="yes"?><Relationships xmlns="http://schemas.openxmlformats.org/package/2006/relationships"><Relationship Id="rIdX0" Type="http://schemas.openxmlformats.org/officeDocument/2006/relationships/settings" Target="settings.xml"/></Relationships>
</file>