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p="http://schemas.openxmlformats.org/drawingml/2006/wordprocessingDrawing" xmlns:wps="http://schemas.microsoft.com/office/word/2010/wordprocessingShape" xmlns:a="http://schemas.openxmlformats.org/drawingml/2006/main" xmlns:v="urn:schemas-microsoft-com:vml" xmlns:o="urn:schemas-microsoft-com:office:office" mc:Ignorable="w14">
  <w:body>
    <w:p>
      <w:ins w:id="1" w:author="a">
        <w:r>
          <w:t>in</w:t>
        </w:r>
      </w:ins>
      <w:del w:id="2" w:author="a">
        <w:r>
          <w:delText>out</w:delText>
        </w:r>
      </w:del>
      <w:moveFrom w:id="3" w:author="a">
        <w:r>
          <w:t>moved</w:t>
        </w:r>
      </w:moveFrom>
      <w:moveTo w:id="4" w:author="a">
        <w:r>
          <w:t>moved</w:t>
        </w:r>
      </w:moveTo>
      <w:r>
        <w:fldChar w:fldCharType="begin"/>
      </w:r>
      <w:r>
        <w:instrText>PAGE</w:instrText>
      </w:r>
      <w:r>
        <w:fldChar w:fldCharType="separate"/>
      </w:r>
      <w:r>
        <w:t>1</w:t>
      </w:r>
      <w:r>
        <w:fldChar w:fldCharType="end"/>
      </w:r>
    </w:p>
  </w:body>
</w:document>
</file>